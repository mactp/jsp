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9351"/>
      </w:tblGrid>
      <w:tr w:rsidR="00B63F25" w14:paraId="52744EDC" w14:textId="77777777" w:rsidTr="00C56082">
        <w:tc>
          <w:tcPr>
            <w:tcW w:w="9351" w:type="dxa"/>
          </w:tcPr>
          <w:p w14:paraId="1415EBDB" w14:textId="77777777" w:rsidR="00B63F25" w:rsidRDefault="00B63F25" w:rsidP="00C56082">
            <w:pPr>
              <w:rPr>
                <w:lang w:val="en-GB"/>
              </w:rPr>
            </w:pPr>
          </w:p>
          <w:p w14:paraId="2805FC2A" w14:textId="77777777" w:rsidR="00B63F25" w:rsidRDefault="00B63F25" w:rsidP="00C56082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[Image of JSP</w:t>
            </w:r>
            <w:r w:rsidRPr="004A31E7">
              <w:rPr>
                <w:sz w:val="32"/>
                <w:szCs w:val="32"/>
                <w:lang w:val="en-GB"/>
              </w:rPr>
              <w:t xml:space="preserve"> </w:t>
            </w:r>
            <w:r w:rsidRPr="00162DB4">
              <w:rPr>
                <w:lang w:val="en-GB"/>
              </w:rPr>
              <w:t>in background</w:t>
            </w:r>
            <w:r>
              <w:rPr>
                <w:lang w:val="en-GB"/>
              </w:rPr>
              <w:t>]</w:t>
            </w:r>
          </w:p>
          <w:p w14:paraId="08A7954D" w14:textId="77777777" w:rsidR="00B63F25" w:rsidRDefault="00B63F25" w:rsidP="00C56082">
            <w:pPr>
              <w:jc w:val="center"/>
              <w:rPr>
                <w:sz w:val="32"/>
                <w:szCs w:val="32"/>
                <w:lang w:val="en-GB"/>
              </w:rPr>
            </w:pPr>
          </w:p>
          <w:p w14:paraId="1604D537" w14:textId="77777777" w:rsidR="00B63F25" w:rsidRDefault="00B63F25" w:rsidP="00DC612B">
            <w:pPr>
              <w:rPr>
                <w:lang w:val="en-GB"/>
              </w:rPr>
            </w:pPr>
          </w:p>
        </w:tc>
      </w:tr>
    </w:tbl>
    <w:p w14:paraId="5E230A0D" w14:textId="2858CC7B" w:rsidR="00DC612B" w:rsidRPr="00DC612B" w:rsidRDefault="00DC612B" w:rsidP="00DC612B">
      <w:pPr>
        <w:rPr>
          <w:sz w:val="32"/>
          <w:szCs w:val="32"/>
          <w:lang w:val="en-GB"/>
        </w:rPr>
      </w:pPr>
      <w:r w:rsidRPr="00B63F25">
        <w:rPr>
          <w:sz w:val="32"/>
          <w:szCs w:val="32"/>
          <w:lang w:val="en-GB"/>
        </w:rPr>
        <w:t>Planning your visit</w:t>
      </w:r>
      <w:r>
        <w:rPr>
          <w:b/>
          <w:bCs/>
          <w:lang w:val="en-GB"/>
        </w:rPr>
        <w:t xml:space="preserve"> - </w:t>
      </w:r>
      <w:r>
        <w:rPr>
          <w:sz w:val="32"/>
          <w:szCs w:val="32"/>
          <w:lang w:val="en-GB"/>
        </w:rPr>
        <w:t>w</w:t>
      </w:r>
      <w:r w:rsidRPr="00DC612B">
        <w:rPr>
          <w:sz w:val="32"/>
          <w:szCs w:val="32"/>
          <w:lang w:val="en-GB"/>
        </w:rPr>
        <w:t>hether it’s your first time or your hundredth, here’s everything you need to enjoy your time at Jacob Smith Park</w:t>
      </w:r>
    </w:p>
    <w:p w14:paraId="5EB00B1F" w14:textId="06122AB0" w:rsidR="00AA23C3" w:rsidRDefault="00AA23C3" w:rsidP="00AA23C3">
      <w:pPr>
        <w:rPr>
          <w:lang w:val="en-GB"/>
        </w:rPr>
      </w:pPr>
    </w:p>
    <w:p w14:paraId="48BBDAB5" w14:textId="0CCC00A2" w:rsidR="00763536" w:rsidRDefault="00B63F25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What to enjoy in </w:t>
      </w:r>
      <w:r w:rsidR="00D73397">
        <w:rPr>
          <w:b/>
          <w:bCs/>
          <w:lang w:val="en-GB"/>
        </w:rPr>
        <w:t>Jacob Smith Park?</w:t>
      </w:r>
    </w:p>
    <w:p w14:paraId="25BE8FEF" w14:textId="3B7BF93F" w:rsidR="00D73397" w:rsidRDefault="00B63F25">
      <w:pPr>
        <w:rPr>
          <w:lang w:val="en-GB"/>
        </w:rPr>
      </w:pPr>
      <w:r>
        <w:rPr>
          <w:lang w:val="en-GB"/>
        </w:rPr>
        <w:t>JSP is a precious green space close to the centre of Knaresborough.  It’s a great spot for w</w:t>
      </w:r>
      <w:r w:rsidR="00D73397">
        <w:rPr>
          <w:lang w:val="en-GB"/>
        </w:rPr>
        <w:t>alking</w:t>
      </w:r>
      <w:r>
        <w:rPr>
          <w:lang w:val="en-GB"/>
        </w:rPr>
        <w:t>, g</w:t>
      </w:r>
      <w:r w:rsidR="00D73397">
        <w:rPr>
          <w:lang w:val="en-GB"/>
        </w:rPr>
        <w:t>etting closer to nature</w:t>
      </w:r>
      <w:r>
        <w:rPr>
          <w:lang w:val="en-GB"/>
        </w:rPr>
        <w:t>, enjoying the views, spending time with friends or just relaxing and watching the world go by.</w:t>
      </w:r>
    </w:p>
    <w:p w14:paraId="39D10963" w14:textId="77777777" w:rsidR="00D73397" w:rsidRPr="00D73397" w:rsidRDefault="00D73397">
      <w:pPr>
        <w:rPr>
          <w:lang w:val="en-GB"/>
        </w:rPr>
      </w:pPr>
    </w:p>
    <w:p w14:paraId="1D1C3FA5" w14:textId="36EB3582" w:rsidR="00417879" w:rsidRPr="00417879" w:rsidRDefault="00417879" w:rsidP="00AA23C3">
      <w:pPr>
        <w:rPr>
          <w:b/>
          <w:bCs/>
          <w:lang w:val="en-GB"/>
        </w:rPr>
      </w:pPr>
      <w:r w:rsidRPr="00417879">
        <w:rPr>
          <w:b/>
          <w:bCs/>
          <w:lang w:val="en-GB"/>
        </w:rPr>
        <w:t xml:space="preserve">Inside </w:t>
      </w:r>
      <w:r w:rsidR="00D73397">
        <w:rPr>
          <w:b/>
          <w:bCs/>
          <w:lang w:val="en-GB"/>
        </w:rPr>
        <w:t>JSP</w:t>
      </w:r>
    </w:p>
    <w:p w14:paraId="155E164F" w14:textId="55180844" w:rsidR="00704418" w:rsidRDefault="00A64CBD" w:rsidP="00AA23C3">
      <w:pPr>
        <w:rPr>
          <w:lang w:val="en-GB"/>
        </w:rPr>
      </w:pPr>
      <w:r w:rsidRPr="00A64CBD">
        <w:rPr>
          <w:lang w:val="en-GB"/>
        </w:rPr>
        <w:t xml:space="preserve">The park is a managed wild </w:t>
      </w:r>
      <w:r w:rsidR="00F844A5">
        <w:rPr>
          <w:lang w:val="en-GB"/>
        </w:rPr>
        <w:t xml:space="preserve">space </w:t>
      </w:r>
      <w:r w:rsidRPr="00A64CBD">
        <w:rPr>
          <w:lang w:val="en-GB"/>
        </w:rPr>
        <w:t>with a</w:t>
      </w:r>
      <w:r w:rsidR="00654D13" w:rsidRPr="00A64CBD">
        <w:rPr>
          <w:lang w:val="en-GB"/>
        </w:rPr>
        <w:t xml:space="preserve"> </w:t>
      </w:r>
      <w:r w:rsidR="00F25E5D" w:rsidRPr="00A64CBD">
        <w:rPr>
          <w:lang w:val="en-GB"/>
        </w:rPr>
        <w:t xml:space="preserve">network of paths </w:t>
      </w:r>
      <w:r w:rsidR="00654D13" w:rsidRPr="00A64CBD">
        <w:rPr>
          <w:lang w:val="en-GB"/>
        </w:rPr>
        <w:t xml:space="preserve">cris-crossing </w:t>
      </w:r>
      <w:r w:rsidR="0055358B">
        <w:rPr>
          <w:lang w:val="en-GB"/>
        </w:rPr>
        <w:t>its</w:t>
      </w:r>
      <w:r w:rsidR="00654D13" w:rsidRPr="00A64CBD">
        <w:rPr>
          <w:lang w:val="en-GB"/>
        </w:rPr>
        <w:t xml:space="preserve"> 3</w:t>
      </w:r>
      <w:r w:rsidR="00277CF1">
        <w:rPr>
          <w:lang w:val="en-GB"/>
        </w:rPr>
        <w:t>0</w:t>
      </w:r>
      <w:r w:rsidR="00654D13" w:rsidRPr="00A64CBD">
        <w:rPr>
          <w:lang w:val="en-GB"/>
        </w:rPr>
        <w:t xml:space="preserve"> acres </w:t>
      </w:r>
      <w:r w:rsidR="0055358B">
        <w:rPr>
          <w:lang w:val="en-GB"/>
        </w:rPr>
        <w:t>and has</w:t>
      </w:r>
      <w:r w:rsidR="00654D13" w:rsidRPr="00A64CBD">
        <w:rPr>
          <w:lang w:val="en-GB"/>
        </w:rPr>
        <w:t xml:space="preserve"> </w:t>
      </w:r>
      <w:r w:rsidRPr="00A64CBD">
        <w:rPr>
          <w:lang w:val="en-GB"/>
        </w:rPr>
        <w:t>a</w:t>
      </w:r>
      <w:r w:rsidR="00654D13" w:rsidRPr="00A64CBD">
        <w:rPr>
          <w:lang w:val="en-GB"/>
        </w:rPr>
        <w:t xml:space="preserve"> perimeter walk covering </w:t>
      </w:r>
      <w:r w:rsidRPr="00A64CBD">
        <w:rPr>
          <w:lang w:val="en-GB"/>
        </w:rPr>
        <w:t xml:space="preserve">approximately </w:t>
      </w:r>
      <w:r w:rsidR="0055358B">
        <w:rPr>
          <w:lang w:val="en-GB"/>
        </w:rPr>
        <w:t>three quarters of a</w:t>
      </w:r>
      <w:r w:rsidRPr="00A64CBD">
        <w:rPr>
          <w:lang w:val="en-GB"/>
        </w:rPr>
        <w:t xml:space="preserve"> mile. Some of the paths involve steeper climbs but these can be avoided by using other paths</w:t>
      </w:r>
      <w:r w:rsidR="002E2B1B">
        <w:rPr>
          <w:lang w:val="en-GB"/>
        </w:rPr>
        <w:t xml:space="preserve">. </w:t>
      </w:r>
    </w:p>
    <w:p w14:paraId="44A13F9A" w14:textId="77777777" w:rsidR="000B3C3F" w:rsidRDefault="000B3C3F" w:rsidP="00AA23C3">
      <w:pPr>
        <w:rPr>
          <w:lang w:val="en-GB"/>
        </w:rPr>
      </w:pPr>
    </w:p>
    <w:p w14:paraId="3F437043" w14:textId="6C63E77F" w:rsidR="00704418" w:rsidRDefault="000918AD" w:rsidP="00AA23C3">
      <w:pPr>
        <w:rPr>
          <w:lang w:val="en-GB"/>
        </w:rPr>
      </w:pPr>
      <w:r w:rsidRPr="000918AD">
        <w:rPr>
          <w:noProof/>
          <w:lang w:val="en-GB"/>
        </w:rPr>
        <w:drawing>
          <wp:inline distT="0" distB="0" distL="0" distR="0" wp14:anchorId="2524E209" wp14:editId="6B70605E">
            <wp:extent cx="3926787" cy="4133850"/>
            <wp:effectExtent l="0" t="0" r="0" b="0"/>
            <wp:docPr id="562960359" name="Picture 1" descr="A map of a pa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60359" name="Picture 1" descr="A map of a park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4393" cy="415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AF7C1" w14:textId="771CDA85" w:rsidR="004F5287" w:rsidRDefault="004F5287" w:rsidP="00AA23C3">
      <w:pPr>
        <w:rPr>
          <w:lang w:val="en-GB"/>
        </w:rPr>
      </w:pPr>
      <w:r w:rsidRPr="001C68ED">
        <w:rPr>
          <w:noProof/>
        </w:rPr>
        <w:drawing>
          <wp:inline distT="0" distB="0" distL="0" distR="0" wp14:anchorId="4FB4F284" wp14:editId="3B24187A">
            <wp:extent cx="209550" cy="161925"/>
            <wp:effectExtent l="0" t="0" r="0" b="9525"/>
            <wp:docPr id="6491404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13" t="31253" r="22917" b="274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E25BB" w14:textId="3697E01E" w:rsidR="004F5287" w:rsidRDefault="004F5287" w:rsidP="00AA23C3">
      <w:pPr>
        <w:rPr>
          <w:lang w:val="en-GB"/>
        </w:rPr>
      </w:pPr>
    </w:p>
    <w:p w14:paraId="71FA4667" w14:textId="5BE12020" w:rsidR="000B3C3F" w:rsidRDefault="000B3C3F" w:rsidP="00AA23C3">
      <w:pPr>
        <w:rPr>
          <w:color w:val="EE0000"/>
          <w:lang w:val="en-GB"/>
        </w:rPr>
      </w:pPr>
      <w:r>
        <w:rPr>
          <w:color w:val="EE0000"/>
          <w:lang w:val="en-GB"/>
        </w:rPr>
        <w:t>EDIT MAP TO JUST KEEP PARK AREA</w:t>
      </w:r>
      <w:r w:rsidR="001510CB">
        <w:rPr>
          <w:color w:val="EE0000"/>
          <w:lang w:val="en-GB"/>
        </w:rPr>
        <w:t>, ADD POSTION OF BENCHES AND ENTRANCE</w:t>
      </w:r>
      <w:r w:rsidR="008842D4">
        <w:rPr>
          <w:color w:val="EE0000"/>
          <w:lang w:val="en-GB"/>
        </w:rPr>
        <w:t xml:space="preserve"> – see 2</w:t>
      </w:r>
      <w:r w:rsidR="008842D4" w:rsidRPr="008842D4">
        <w:rPr>
          <w:color w:val="EE0000"/>
          <w:vertAlign w:val="superscript"/>
          <w:lang w:val="en-GB"/>
        </w:rPr>
        <w:t>nd</w:t>
      </w:r>
      <w:r w:rsidR="008842D4">
        <w:rPr>
          <w:color w:val="EE0000"/>
          <w:lang w:val="en-GB"/>
        </w:rPr>
        <w:t xml:space="preserve"> map below – can you tidy up the bench icons?</w:t>
      </w:r>
    </w:p>
    <w:p w14:paraId="71F6FE58" w14:textId="77777777" w:rsidR="008842D4" w:rsidRDefault="008842D4" w:rsidP="00AA23C3">
      <w:pPr>
        <w:rPr>
          <w:color w:val="EE0000"/>
          <w:lang w:val="en-GB"/>
        </w:rPr>
      </w:pPr>
    </w:p>
    <w:p w14:paraId="2DE7FF32" w14:textId="77777777" w:rsidR="008842D4" w:rsidRDefault="008842D4" w:rsidP="00AA23C3">
      <w:pPr>
        <w:rPr>
          <w:color w:val="EE0000"/>
          <w:lang w:val="en-GB"/>
        </w:rPr>
      </w:pPr>
    </w:p>
    <w:p w14:paraId="105FC2F0" w14:textId="77777777" w:rsidR="008842D4" w:rsidRDefault="008842D4" w:rsidP="00AA23C3">
      <w:pPr>
        <w:rPr>
          <w:color w:val="EE0000"/>
          <w:lang w:val="en-GB"/>
        </w:rPr>
      </w:pPr>
    </w:p>
    <w:p w14:paraId="0A6101BD" w14:textId="77777777" w:rsidR="008842D4" w:rsidRDefault="008842D4" w:rsidP="00AA23C3">
      <w:pPr>
        <w:rPr>
          <w:color w:val="EE0000"/>
          <w:lang w:val="en-GB"/>
        </w:rPr>
      </w:pPr>
    </w:p>
    <w:p w14:paraId="10F9D645" w14:textId="0CABBB26" w:rsidR="001510CB" w:rsidRPr="001510CB" w:rsidRDefault="008842D4" w:rsidP="00AA23C3">
      <w:pPr>
        <w:rPr>
          <w:lang w:val="en-GB"/>
        </w:rPr>
      </w:pPr>
      <w:r w:rsidRPr="008842D4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33765F7" wp14:editId="6F4F814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43650" cy="6679148"/>
                <wp:effectExtent l="0" t="0" r="0" b="7620"/>
                <wp:wrapNone/>
                <wp:docPr id="13" name="Group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2446677C-9A44-0CF7-E362-A3639B31ADF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3650" cy="6679148"/>
                          <a:chOff x="0" y="0"/>
                          <a:chExt cx="6343650" cy="6679148"/>
                        </a:xfrm>
                      </wpg:grpSpPr>
                      <pic:pic xmlns:pic="http://schemas.openxmlformats.org/drawingml/2006/picture">
                        <pic:nvPicPr>
                          <pic:cNvPr id="1310448880" name="Picture 1310448880" descr="A map of a park&#10;&#10;AI-generated content may be incorrect.">
                            <a:extLst>
                              <a:ext uri="{FF2B5EF4-FFF2-40B4-BE49-F238E27FC236}">
                                <a16:creationId xmlns:a16="http://schemas.microsoft.com/office/drawing/2014/main" id="{53BCB144-1C61-C367-52DA-C4447435F31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3650" cy="66791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35502993" name="Picture 1535502993">
                            <a:extLst>
                              <a:ext uri="{FF2B5EF4-FFF2-40B4-BE49-F238E27FC236}">
                                <a16:creationId xmlns:a16="http://schemas.microsoft.com/office/drawing/2014/main" id="{50BC5B05-F141-26EA-F656-061253EE8DC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313" t="31253" r="22917" b="274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6214613"/>
                            <a:ext cx="326651" cy="2524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961308960" name="Picture 961308960">
                            <a:extLst>
                              <a:ext uri="{FF2B5EF4-FFF2-40B4-BE49-F238E27FC236}">
                                <a16:creationId xmlns:a16="http://schemas.microsoft.com/office/drawing/2014/main" id="{6B80A9C2-9221-59D4-88C2-811BECF57F7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313" t="31253" r="22917" b="274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343525" y="2204588"/>
                            <a:ext cx="326651" cy="2524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57930748" name="Picture 257930748">
                            <a:extLst>
                              <a:ext uri="{FF2B5EF4-FFF2-40B4-BE49-F238E27FC236}">
                                <a16:creationId xmlns:a16="http://schemas.microsoft.com/office/drawing/2014/main" id="{794EB30C-A536-D3D9-E8D1-CA197817D65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313" t="31253" r="22917" b="274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670176" y="2938013"/>
                            <a:ext cx="326651" cy="2524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351395852" name="Picture 1351395852">
                            <a:extLst>
                              <a:ext uri="{FF2B5EF4-FFF2-40B4-BE49-F238E27FC236}">
                                <a16:creationId xmlns:a16="http://schemas.microsoft.com/office/drawing/2014/main" id="{85CFC745-D7F4-39F7-98E3-3C1A3501A9C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313" t="31253" r="22917" b="274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04925" y="1242563"/>
                            <a:ext cx="326651" cy="2524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93868132" name="Picture 393868132">
                            <a:extLst>
                              <a:ext uri="{FF2B5EF4-FFF2-40B4-BE49-F238E27FC236}">
                                <a16:creationId xmlns:a16="http://schemas.microsoft.com/office/drawing/2014/main" id="{6101DE52-76A0-BE9F-75B2-02362FE4773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313" t="31253" r="22917" b="274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08499" y="80513"/>
                            <a:ext cx="326651" cy="2524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74388844" name="Picture 274388844">
                            <a:extLst>
                              <a:ext uri="{FF2B5EF4-FFF2-40B4-BE49-F238E27FC236}">
                                <a16:creationId xmlns:a16="http://schemas.microsoft.com/office/drawing/2014/main" id="{CF3AF804-329A-F533-1E42-632EBB8F2EB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313" t="31253" r="22917" b="274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47874" y="3213368"/>
                            <a:ext cx="326651" cy="2524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19F4E41" id="Group 12" o:spid="_x0000_s1026" style="position:absolute;margin-left:0;margin-top:0;width:499.5pt;height:525.9pt;z-index:251659264" coordsize="63436,6679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">
                <v:shape id="Picture 1310448880" o:spid="_x0000_s1027" type="#_x0000_t75" alt="A map of a park&#10;&#10;AI-generated content may be incorrect." style="position:absolute;width:63436;height:667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">
                  <v:imagedata r:id="rId11" o:title="A map of a park&#10;&#10;AI-generated content may be incorrect"/>
                </v:shape>
                <v:shape id="Picture 1535502993" o:spid="_x0000_s1028" type="#_x0000_t75" style="position:absolute;top:62146;width:3266;height:2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">
                  <v:imagedata r:id="rId12" o:title="" croptop="20482f" cropbottom="18010f" cropleft="13968f" cropright="15019f"/>
                </v:shape>
                <v:shape id="Picture 961308960" o:spid="_x0000_s1029" type="#_x0000_t75" style="position:absolute;left:53435;top:22045;width:3266;height:2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">
                  <v:imagedata r:id="rId12" o:title="" croptop="20482f" cropbottom="18010f" cropleft="13968f" cropright="15019f"/>
                </v:shape>
                <v:shape id="Picture 257930748" o:spid="_x0000_s1030" type="#_x0000_t75" style="position:absolute;left:56701;top:29380;width:3267;height:2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">
                  <v:imagedata r:id="rId12" o:title="" croptop="20482f" cropbottom="18010f" cropleft="13968f" cropright="15019f"/>
                </v:shape>
                <v:shape id="Picture 1351395852" o:spid="_x0000_s1031" type="#_x0000_t75" style="position:absolute;left:13049;top:12425;width:3266;height:2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">
                  <v:imagedata r:id="rId12" o:title="" croptop="20482f" cropbottom="18010f" cropleft="13968f" cropright="15019f"/>
                </v:shape>
                <v:shape id="Picture 393868132" o:spid="_x0000_s1032" type="#_x0000_t75" style="position:absolute;left:30084;top:805;width:3267;height:2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">
                  <v:imagedata r:id="rId12" o:title="" croptop="20482f" cropbottom="18010f" cropleft="13968f" cropright="15019f"/>
                </v:shape>
                <v:shape id="Picture 274388844" o:spid="_x0000_s1033" type="#_x0000_t75" style="position:absolute;left:20478;top:32133;width:3267;height:2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">
                  <v:imagedata r:id="rId12" o:title="" croptop="20482f" cropbottom="18010f" cropleft="13968f" cropright="15019f"/>
                </v:shape>
              </v:group>
            </w:pict>
          </mc:Fallback>
        </mc:AlternateContent>
      </w:r>
    </w:p>
    <w:p w14:paraId="76C695ED" w14:textId="6803B9C2" w:rsidR="002E2B1B" w:rsidRDefault="002E2B1B" w:rsidP="00AA23C3">
      <w:pPr>
        <w:rPr>
          <w:lang w:val="en-GB"/>
        </w:rPr>
      </w:pPr>
      <w:r>
        <w:rPr>
          <w:lang w:val="en-GB"/>
        </w:rPr>
        <w:t>Th</w:t>
      </w:r>
      <w:r w:rsidR="00A64CBD" w:rsidRPr="00A64CBD">
        <w:rPr>
          <w:lang w:val="en-GB"/>
        </w:rPr>
        <w:t xml:space="preserve">ere are </w:t>
      </w:r>
      <w:r w:rsidR="00654D13" w:rsidRPr="00A64CBD">
        <w:rPr>
          <w:lang w:val="en-GB"/>
        </w:rPr>
        <w:t xml:space="preserve">seven </w:t>
      </w:r>
      <w:r w:rsidR="00F25E5D" w:rsidRPr="00A64CBD">
        <w:rPr>
          <w:lang w:val="en-GB"/>
        </w:rPr>
        <w:t xml:space="preserve">benches </w:t>
      </w:r>
      <w:r w:rsidR="00654D13" w:rsidRPr="00A64CBD">
        <w:rPr>
          <w:lang w:val="en-GB"/>
        </w:rPr>
        <w:t xml:space="preserve">at various points around the park </w:t>
      </w:r>
      <w:r w:rsidR="00F25E5D" w:rsidRPr="00A64CBD">
        <w:rPr>
          <w:lang w:val="en-GB"/>
        </w:rPr>
        <w:t xml:space="preserve">to rest </w:t>
      </w:r>
      <w:r w:rsidR="00654D13" w:rsidRPr="00A64CBD">
        <w:rPr>
          <w:lang w:val="en-GB"/>
        </w:rPr>
        <w:t xml:space="preserve">or take in the </w:t>
      </w:r>
      <w:r>
        <w:rPr>
          <w:lang w:val="en-GB"/>
        </w:rPr>
        <w:t>beautiful views, which extend as far as the White Horse on the North York Moors.</w:t>
      </w:r>
      <w:r w:rsidR="00F25E5D" w:rsidRPr="00A64CBD">
        <w:rPr>
          <w:lang w:val="en-GB"/>
        </w:rPr>
        <w:t xml:space="preserve"> </w:t>
      </w:r>
      <w:r>
        <w:rPr>
          <w:lang w:val="en-GB"/>
        </w:rPr>
        <w:t>There is also a small recreational area near to the entrance for children to run around, play ball games and fly kites.</w:t>
      </w:r>
      <w:r w:rsidR="005A183A">
        <w:rPr>
          <w:lang w:val="en-GB"/>
        </w:rPr>
        <w:t xml:space="preserve"> </w:t>
      </w:r>
    </w:p>
    <w:p w14:paraId="7FC42878" w14:textId="77777777" w:rsidR="00804881" w:rsidRDefault="00804881" w:rsidP="00AA23C3">
      <w:pPr>
        <w:rPr>
          <w:lang w:val="en-GB"/>
        </w:rPr>
      </w:pPr>
    </w:p>
    <w:p w14:paraId="0D067980" w14:textId="77777777" w:rsidR="00D73397" w:rsidRPr="00654D13" w:rsidRDefault="00D73397" w:rsidP="00D73397">
      <w:pPr>
        <w:rPr>
          <w:lang w:val="en-GB"/>
        </w:rPr>
      </w:pPr>
      <w:r>
        <w:rPr>
          <w:lang w:val="en-GB"/>
        </w:rPr>
        <w:t>JSP</w:t>
      </w:r>
      <w:r w:rsidRPr="00654D13">
        <w:rPr>
          <w:lang w:val="en-GB"/>
        </w:rPr>
        <w:t xml:space="preserve"> has just one entrance.</w:t>
      </w:r>
      <w:r>
        <w:rPr>
          <w:lang w:val="en-GB"/>
        </w:rPr>
        <w:t xml:space="preserve"> It</w:t>
      </w:r>
      <w:r w:rsidRPr="00654D13">
        <w:rPr>
          <w:lang w:val="en-GB"/>
        </w:rPr>
        <w:t xml:space="preserve"> is enclosed </w:t>
      </w:r>
      <w:r>
        <w:rPr>
          <w:lang w:val="en-GB"/>
        </w:rPr>
        <w:t xml:space="preserve">but there may be gaps in some perimeter fencing, so you should only let dogs off the lead if they are under control, in your sight and will come when </w:t>
      </w:r>
      <w:r w:rsidRPr="00654D13">
        <w:rPr>
          <w:lang w:val="en-GB"/>
        </w:rPr>
        <w:t>call</w:t>
      </w:r>
      <w:r>
        <w:rPr>
          <w:lang w:val="en-GB"/>
        </w:rPr>
        <w:t xml:space="preserve">ed. Please ensure you clean up after your dog and dispose of waste in the bin near the park entrance. </w:t>
      </w:r>
    </w:p>
    <w:p w14:paraId="4C6FE19D" w14:textId="77777777" w:rsidR="00D73397" w:rsidRDefault="00D73397" w:rsidP="00D73397">
      <w:pPr>
        <w:rPr>
          <w:highlight w:val="yellow"/>
          <w:lang w:val="en-GB"/>
        </w:rPr>
      </w:pPr>
    </w:p>
    <w:p w14:paraId="0CC8FFDE" w14:textId="1E8CABB7" w:rsidR="00804881" w:rsidRDefault="00804881" w:rsidP="00804881">
      <w:pPr>
        <w:rPr>
          <w:lang w:val="en-GB"/>
        </w:rPr>
      </w:pPr>
      <w:r>
        <w:rPr>
          <w:lang w:val="en-GB"/>
        </w:rPr>
        <w:t>Note: some paths, especially around the entrance, can be very muddy in winter or after heavy rain.</w:t>
      </w:r>
      <w:r w:rsidR="005A183A">
        <w:rPr>
          <w:lang w:val="en-GB"/>
        </w:rPr>
        <w:t xml:space="preserve"> </w:t>
      </w:r>
    </w:p>
    <w:p w14:paraId="3DE8DC98" w14:textId="77777777" w:rsidR="00D878B6" w:rsidRDefault="00D878B6" w:rsidP="00AA23C3">
      <w:pPr>
        <w:rPr>
          <w:lang w:val="en-GB"/>
        </w:rPr>
      </w:pPr>
    </w:p>
    <w:p w14:paraId="173B94E2" w14:textId="265D5EC6" w:rsidR="00804881" w:rsidRDefault="00804881" w:rsidP="00AA23C3">
      <w:pPr>
        <w:rPr>
          <w:lang w:val="en-GB"/>
        </w:rPr>
      </w:pPr>
      <w:r w:rsidRPr="00804881">
        <w:rPr>
          <w:highlight w:val="red"/>
        </w:rPr>
        <w:t>INSERT PHOTO OF PEOPLE SAT ON BENCHES (or something) – KM TO SOURCE</w:t>
      </w:r>
    </w:p>
    <w:p w14:paraId="6B918DAB" w14:textId="77777777" w:rsidR="00417879" w:rsidRDefault="00417879" w:rsidP="00AA23C3">
      <w:pPr>
        <w:rPr>
          <w:lang w:val="en-GB"/>
        </w:rPr>
      </w:pPr>
    </w:p>
    <w:p w14:paraId="3368D581" w14:textId="77777777" w:rsidR="00417879" w:rsidRDefault="00417879" w:rsidP="00AA23C3">
      <w:pPr>
        <w:rPr>
          <w:lang w:val="en-GB"/>
        </w:rPr>
      </w:pPr>
    </w:p>
    <w:p w14:paraId="7D8F3297" w14:textId="38856250" w:rsidR="00440C6F" w:rsidRDefault="00417879" w:rsidP="00440C6F">
      <w:pPr>
        <w:rPr>
          <w:color w:val="EE0000"/>
          <w:lang w:val="en-GB"/>
        </w:rPr>
      </w:pPr>
      <w:r w:rsidRPr="00417879">
        <w:rPr>
          <w:b/>
          <w:bCs/>
          <w:lang w:val="en-GB"/>
        </w:rPr>
        <w:t>Wildlife</w:t>
      </w:r>
      <w:r w:rsidR="00440C6F" w:rsidRPr="00440C6F">
        <w:rPr>
          <w:color w:val="EE0000"/>
          <w:lang w:val="en-GB"/>
        </w:rPr>
        <w:t xml:space="preserve"> </w:t>
      </w:r>
      <w:r w:rsidR="00440C6F">
        <w:rPr>
          <w:color w:val="EE0000"/>
          <w:lang w:val="en-GB"/>
        </w:rPr>
        <w:t>(Make the header the link to wildlife)</w:t>
      </w:r>
    </w:p>
    <w:p w14:paraId="6F7555E9" w14:textId="7994C49C" w:rsidR="00417879" w:rsidRPr="00417879" w:rsidRDefault="00417879" w:rsidP="00417879">
      <w:pPr>
        <w:rPr>
          <w:b/>
          <w:bCs/>
          <w:lang w:val="en-GB"/>
        </w:rPr>
      </w:pPr>
    </w:p>
    <w:p w14:paraId="23D670BD" w14:textId="06519BCE" w:rsidR="00417879" w:rsidRDefault="00417879" w:rsidP="00417879">
      <w:pPr>
        <w:rPr>
          <w:color w:val="EE0000"/>
          <w:lang w:val="en-GB"/>
        </w:rPr>
      </w:pPr>
      <w:r w:rsidRPr="00A64CBD">
        <w:rPr>
          <w:lang w:val="en-GB"/>
        </w:rPr>
        <w:t xml:space="preserve">There </w:t>
      </w:r>
      <w:r>
        <w:rPr>
          <w:lang w:val="en-GB"/>
        </w:rPr>
        <w:t>is</w:t>
      </w:r>
      <w:r w:rsidRPr="00A64CBD">
        <w:rPr>
          <w:lang w:val="en-GB"/>
        </w:rPr>
        <w:t xml:space="preserve"> a range of habitats throughout the park, including woods, meadow and grasslands, wetlands and veteran trees</w:t>
      </w:r>
      <w:r>
        <w:rPr>
          <w:lang w:val="en-GB"/>
        </w:rPr>
        <w:t>.</w:t>
      </w:r>
      <w:r w:rsidR="005A183A">
        <w:rPr>
          <w:lang w:val="en-GB"/>
        </w:rPr>
        <w:t xml:space="preserve"> </w:t>
      </w:r>
      <w:r>
        <w:rPr>
          <w:lang w:val="en-GB"/>
        </w:rPr>
        <w:t xml:space="preserve">These habitats support a rich and diverse variety of wildlife. </w:t>
      </w:r>
    </w:p>
    <w:p w14:paraId="514216E6" w14:textId="77777777" w:rsidR="00417879" w:rsidRDefault="00417879" w:rsidP="00AA23C3">
      <w:pPr>
        <w:rPr>
          <w:lang w:val="en-GB"/>
        </w:rPr>
      </w:pPr>
    </w:p>
    <w:p w14:paraId="1D8F4404" w14:textId="58CCACD7" w:rsidR="00CC71BC" w:rsidRDefault="00CC71BC" w:rsidP="00AA23C3">
      <w:pPr>
        <w:rPr>
          <w:lang w:val="en-GB"/>
        </w:rPr>
      </w:pPr>
      <w:r w:rsidRPr="00D878B6">
        <w:rPr>
          <w:lang w:val="en-GB"/>
        </w:rPr>
        <w:t xml:space="preserve">Children are encouraged to explore the park </w:t>
      </w:r>
      <w:r w:rsidR="00980071">
        <w:rPr>
          <w:lang w:val="en-GB"/>
        </w:rPr>
        <w:t>with</w:t>
      </w:r>
      <w:r w:rsidR="00980071" w:rsidRPr="00D878B6">
        <w:rPr>
          <w:lang w:val="en-GB"/>
        </w:rPr>
        <w:t xml:space="preserve"> </w:t>
      </w:r>
      <w:r w:rsidRPr="00D878B6">
        <w:rPr>
          <w:lang w:val="en-GB"/>
        </w:rPr>
        <w:t xml:space="preserve">a guided nature </w:t>
      </w:r>
      <w:r w:rsidR="00E74997" w:rsidRPr="00D878B6">
        <w:rPr>
          <w:lang w:val="en-GB"/>
        </w:rPr>
        <w:t>trail;</w:t>
      </w:r>
      <w:r w:rsidR="00D3162B">
        <w:rPr>
          <w:lang w:val="en-GB"/>
        </w:rPr>
        <w:t xml:space="preserve"> this has</w:t>
      </w:r>
      <w:r w:rsidR="00980071" w:rsidRPr="00D878B6">
        <w:rPr>
          <w:lang w:val="en-GB"/>
        </w:rPr>
        <w:t xml:space="preserve"> </w:t>
      </w:r>
      <w:r w:rsidR="00704418" w:rsidRPr="00D878B6">
        <w:rPr>
          <w:lang w:val="en-GB"/>
        </w:rPr>
        <w:t xml:space="preserve">a </w:t>
      </w:r>
      <w:r w:rsidRPr="00D878B6">
        <w:rPr>
          <w:lang w:val="en-GB"/>
        </w:rPr>
        <w:t xml:space="preserve">beautifully </w:t>
      </w:r>
      <w:r w:rsidR="00E74997">
        <w:rPr>
          <w:lang w:val="en-GB"/>
        </w:rPr>
        <w:t xml:space="preserve">illustrated </w:t>
      </w:r>
      <w:r w:rsidR="00704418" w:rsidRPr="00D878B6">
        <w:rPr>
          <w:lang w:val="en-GB"/>
        </w:rPr>
        <w:t xml:space="preserve">guide </w:t>
      </w:r>
      <w:r w:rsidR="00980071">
        <w:rPr>
          <w:lang w:val="en-GB"/>
        </w:rPr>
        <w:t>with</w:t>
      </w:r>
      <w:r w:rsidR="00980071" w:rsidRPr="00D878B6">
        <w:rPr>
          <w:lang w:val="en-GB"/>
        </w:rPr>
        <w:t xml:space="preserve"> </w:t>
      </w:r>
      <w:r w:rsidR="006209A9" w:rsidRPr="00D878B6">
        <w:rPr>
          <w:lang w:val="en-GB"/>
        </w:rPr>
        <w:t xml:space="preserve">notes </w:t>
      </w:r>
      <w:r w:rsidR="006209A9">
        <w:rPr>
          <w:lang w:val="en-GB"/>
        </w:rPr>
        <w:t>to</w:t>
      </w:r>
      <w:r w:rsidR="00980071">
        <w:rPr>
          <w:lang w:val="en-GB"/>
        </w:rPr>
        <w:t xml:space="preserve"> help</w:t>
      </w:r>
      <w:r w:rsidRPr="00D878B6">
        <w:rPr>
          <w:lang w:val="en-GB"/>
        </w:rPr>
        <w:t xml:space="preserve"> children discover </w:t>
      </w:r>
      <w:r w:rsidR="00704418" w:rsidRPr="00D878B6">
        <w:rPr>
          <w:lang w:val="en-GB"/>
        </w:rPr>
        <w:t>an exciting new world.</w:t>
      </w:r>
    </w:p>
    <w:p w14:paraId="55BB1960" w14:textId="77777777" w:rsidR="00142967" w:rsidRDefault="00142967" w:rsidP="00AA23C3">
      <w:pPr>
        <w:rPr>
          <w:lang w:val="en-GB"/>
        </w:rPr>
      </w:pPr>
    </w:p>
    <w:p w14:paraId="2780205B" w14:textId="3A94A1FB" w:rsidR="00704418" w:rsidRPr="00D878B6" w:rsidRDefault="00142967" w:rsidP="00AA23C3">
      <w:pPr>
        <w:rPr>
          <w:lang w:val="en-GB"/>
        </w:rPr>
      </w:pPr>
      <w:r>
        <w:rPr>
          <w:lang w:val="en-GB"/>
        </w:rPr>
        <w:t>You can download the</w:t>
      </w:r>
      <w:r w:rsidR="00704418" w:rsidRPr="00D878B6">
        <w:rPr>
          <w:lang w:val="en-GB"/>
        </w:rPr>
        <w:t xml:space="preserve"> guide </w:t>
      </w:r>
      <w:r>
        <w:rPr>
          <w:lang w:val="en-GB"/>
        </w:rPr>
        <w:t>at</w:t>
      </w:r>
      <w:r w:rsidR="005A183A">
        <w:rPr>
          <w:lang w:val="en-GB"/>
        </w:rPr>
        <w:t xml:space="preserve">   </w:t>
      </w:r>
      <w:hyperlink r:id="rId13" w:history="1">
        <w:r w:rsidR="00704418" w:rsidRPr="00D878B6">
          <w:rPr>
            <w:rStyle w:val="Hyperlink"/>
          </w:rPr>
          <w:t>Jacob Smith Park nature trail</w:t>
        </w:r>
      </w:hyperlink>
    </w:p>
    <w:p w14:paraId="59CC4ED3" w14:textId="77777777" w:rsidR="00CC71BC" w:rsidRDefault="00CC71BC" w:rsidP="00AA23C3">
      <w:pPr>
        <w:rPr>
          <w:highlight w:val="yellow"/>
          <w:lang w:val="en-GB"/>
        </w:rPr>
      </w:pPr>
    </w:p>
    <w:p w14:paraId="6CF7AEA5" w14:textId="49AAF915" w:rsidR="00417879" w:rsidRPr="00417879" w:rsidRDefault="00417879" w:rsidP="00654D13">
      <w:pPr>
        <w:rPr>
          <w:b/>
          <w:bCs/>
          <w:lang w:val="en-GB"/>
        </w:rPr>
      </w:pPr>
      <w:r w:rsidRPr="00417879">
        <w:rPr>
          <w:b/>
          <w:bCs/>
          <w:lang w:val="en-GB"/>
        </w:rPr>
        <w:t xml:space="preserve">Code of </w:t>
      </w:r>
      <w:r w:rsidR="005A183A">
        <w:rPr>
          <w:b/>
          <w:bCs/>
          <w:lang w:val="en-GB"/>
        </w:rPr>
        <w:t>c</w:t>
      </w:r>
      <w:r w:rsidRPr="00417879">
        <w:rPr>
          <w:b/>
          <w:bCs/>
          <w:lang w:val="en-GB"/>
        </w:rPr>
        <w:t>onduct</w:t>
      </w:r>
      <w:r w:rsidR="00440C6F">
        <w:rPr>
          <w:b/>
          <w:bCs/>
          <w:lang w:val="en-GB"/>
        </w:rPr>
        <w:t xml:space="preserve"> </w:t>
      </w:r>
      <w:r w:rsidR="00440C6F" w:rsidRPr="00654D13">
        <w:rPr>
          <w:color w:val="EE0000"/>
          <w:lang w:val="en-GB"/>
        </w:rPr>
        <w:t>(</w:t>
      </w:r>
      <w:r w:rsidR="00440C6F">
        <w:rPr>
          <w:color w:val="EE0000"/>
          <w:lang w:val="en-GB"/>
        </w:rPr>
        <w:t xml:space="preserve">Make the header </w:t>
      </w:r>
      <w:r w:rsidR="00440C6F" w:rsidRPr="00654D13">
        <w:rPr>
          <w:color w:val="EE0000"/>
          <w:lang w:val="en-GB"/>
        </w:rPr>
        <w:t>link to Code of Conduct?)</w:t>
      </w:r>
    </w:p>
    <w:p w14:paraId="45D5A3CF" w14:textId="71019B99" w:rsidR="00654D13" w:rsidRDefault="00654D13" w:rsidP="00654D13">
      <w:pPr>
        <w:rPr>
          <w:ins w:id="0" w:author="Millward Coates Family" w:date="2025-07-29T14:12:00Z" w16du:dateUtc="2025-07-29T13:12:00Z"/>
          <w:color w:val="EE0000"/>
          <w:lang w:val="en-GB"/>
        </w:rPr>
      </w:pPr>
      <w:r w:rsidRPr="00654D13">
        <w:rPr>
          <w:lang w:val="en-GB"/>
        </w:rPr>
        <w:t xml:space="preserve">We request that all visitors to the park are respectful to others and follow the Jacob Smith Park Code of Conduct </w:t>
      </w:r>
    </w:p>
    <w:p w14:paraId="0E66EC5F" w14:textId="77777777" w:rsidR="002E2B1B" w:rsidRDefault="002E2B1B" w:rsidP="002E2B1B">
      <w:pPr>
        <w:rPr>
          <w:lang w:val="en-GB"/>
        </w:rPr>
      </w:pPr>
    </w:p>
    <w:p w14:paraId="5183DC19" w14:textId="5CC4B98F" w:rsidR="00F25E5D" w:rsidRDefault="002D7228">
      <w:pPr>
        <w:rPr>
          <w:lang w:val="en-GB"/>
        </w:rPr>
      </w:pPr>
      <w:r>
        <w:rPr>
          <w:lang w:val="en-GB"/>
        </w:rPr>
        <w:t>Barbe</w:t>
      </w:r>
      <w:r w:rsidR="00804881">
        <w:rPr>
          <w:lang w:val="en-GB"/>
        </w:rPr>
        <w:t>c</w:t>
      </w:r>
      <w:r>
        <w:rPr>
          <w:lang w:val="en-GB"/>
        </w:rPr>
        <w:t>ues</w:t>
      </w:r>
      <w:r w:rsidR="002E2B1B">
        <w:rPr>
          <w:lang w:val="en-GB"/>
        </w:rPr>
        <w:t>, open fires, cycling and horses are prohibited by North Yorkshire Council</w:t>
      </w:r>
      <w:r w:rsidR="00DB3212">
        <w:rPr>
          <w:lang w:val="en-GB"/>
        </w:rPr>
        <w:t>.</w:t>
      </w:r>
    </w:p>
    <w:p w14:paraId="678DE660" w14:textId="77777777" w:rsidR="00D73397" w:rsidRDefault="00D73397">
      <w:pPr>
        <w:rPr>
          <w:lang w:val="en-GB"/>
        </w:rPr>
      </w:pPr>
    </w:p>
    <w:p w14:paraId="4975D44F" w14:textId="77777777" w:rsidR="00D73397" w:rsidRPr="00417879" w:rsidRDefault="00D73397" w:rsidP="00D73397">
      <w:pPr>
        <w:rPr>
          <w:b/>
          <w:bCs/>
          <w:lang w:val="en-GB"/>
        </w:rPr>
      </w:pPr>
      <w:r w:rsidRPr="00417879">
        <w:rPr>
          <w:b/>
          <w:bCs/>
          <w:lang w:val="en-GB"/>
        </w:rPr>
        <w:t>Where are we?</w:t>
      </w:r>
    </w:p>
    <w:p w14:paraId="485EC399" w14:textId="77777777" w:rsidR="00D73397" w:rsidRDefault="00D73397" w:rsidP="00D73397">
      <w:pPr>
        <w:rPr>
          <w:lang w:val="en-GB"/>
        </w:rPr>
      </w:pPr>
      <w:r w:rsidRPr="00582C21">
        <w:rPr>
          <w:lang w:val="en-GB"/>
        </w:rPr>
        <w:t>The entrance to Jacob Smith Park</w:t>
      </w:r>
      <w:r>
        <w:rPr>
          <w:lang w:val="en-GB"/>
        </w:rPr>
        <w:t xml:space="preserve"> (JSP)</w:t>
      </w:r>
      <w:r w:rsidRPr="00582C21">
        <w:rPr>
          <w:lang w:val="en-GB"/>
        </w:rPr>
        <w:t xml:space="preserve"> </w:t>
      </w:r>
      <w:r>
        <w:rPr>
          <w:lang w:val="en-GB"/>
        </w:rPr>
        <w:t xml:space="preserve">is </w:t>
      </w:r>
      <w:r w:rsidRPr="00582C21">
        <w:rPr>
          <w:lang w:val="en-GB"/>
        </w:rPr>
        <w:t>on Scriven Road:</w:t>
      </w:r>
    </w:p>
    <w:p w14:paraId="7682A9CF" w14:textId="77777777" w:rsidR="00D73397" w:rsidRPr="00582C21" w:rsidRDefault="00D73397" w:rsidP="00D73397">
      <w:pPr>
        <w:rPr>
          <w:lang w:val="en-GB"/>
        </w:rPr>
      </w:pPr>
    </w:p>
    <w:p w14:paraId="0DB95341" w14:textId="77777777" w:rsidR="00D73397" w:rsidRPr="00582C21" w:rsidRDefault="00D73397" w:rsidP="00D73397">
      <w:pPr>
        <w:rPr>
          <w:lang w:val="en-GB"/>
        </w:rPr>
      </w:pPr>
      <w:r w:rsidRPr="00582C21">
        <w:rPr>
          <w:lang w:val="en-GB"/>
        </w:rPr>
        <w:t xml:space="preserve"> </w:t>
      </w:r>
      <w:r w:rsidRPr="00582C21">
        <w:rPr>
          <w:lang w:val="en-GB"/>
        </w:rPr>
        <w:tab/>
        <w:t>Scriven Road, Scriven, Knaresborough</w:t>
      </w:r>
      <w:r>
        <w:rPr>
          <w:lang w:val="en-GB"/>
        </w:rPr>
        <w:t xml:space="preserve"> </w:t>
      </w:r>
      <w:r w:rsidRPr="004E4F7A">
        <w:rPr>
          <w:lang w:val="en-GB"/>
        </w:rPr>
        <w:t>HG5 9EJ</w:t>
      </w:r>
      <w:r>
        <w:rPr>
          <w:lang w:val="en-GB"/>
        </w:rPr>
        <w:t xml:space="preserve"> (at the junction with Park Grove)</w:t>
      </w:r>
    </w:p>
    <w:p w14:paraId="19BB8B34" w14:textId="77777777" w:rsidR="00D73397" w:rsidRPr="00582C21" w:rsidRDefault="00D73397" w:rsidP="00D73397">
      <w:pPr>
        <w:rPr>
          <w:lang w:val="en-GB"/>
        </w:rPr>
      </w:pPr>
    </w:p>
    <w:p w14:paraId="4AD81245" w14:textId="77777777" w:rsidR="00D73397" w:rsidRPr="00582C21" w:rsidRDefault="00D73397" w:rsidP="00D73397">
      <w:pPr>
        <w:ind w:firstLine="720"/>
        <w:rPr>
          <w:lang w:val="en-GB"/>
        </w:rPr>
      </w:pPr>
      <w:r w:rsidRPr="00582C21">
        <w:rPr>
          <w:lang w:val="en-GB"/>
        </w:rPr>
        <w:t>What3Words location</w:t>
      </w:r>
      <w:r>
        <w:rPr>
          <w:lang w:val="en-GB"/>
        </w:rPr>
        <w:t xml:space="preserve"> reference: </w:t>
      </w:r>
      <w:r w:rsidRPr="005A183A">
        <w:rPr>
          <w:lang w:val="en-GB"/>
        </w:rPr>
        <w:t>https://w3w.co/milder.suppose.plump</w:t>
      </w:r>
    </w:p>
    <w:p w14:paraId="5E41CCBD" w14:textId="77777777" w:rsidR="00D73397" w:rsidRDefault="00D73397" w:rsidP="00D73397">
      <w:pPr>
        <w:rPr>
          <w:lang w:val="en-GB"/>
        </w:rPr>
      </w:pPr>
    </w:p>
    <w:p w14:paraId="1D58492D" w14:textId="77777777" w:rsidR="00D73397" w:rsidRDefault="00D73397" w:rsidP="00D73397">
      <w:pPr>
        <w:rPr>
          <w:lang w:val="en-GB"/>
        </w:rPr>
      </w:pPr>
      <w:r>
        <w:rPr>
          <w:lang w:val="en-GB"/>
        </w:rPr>
        <w:t xml:space="preserve">Street parking on the road is very </w:t>
      </w:r>
      <w:proofErr w:type="gramStart"/>
      <w:r>
        <w:rPr>
          <w:lang w:val="en-GB"/>
        </w:rPr>
        <w:t>limited</w:t>
      </w:r>
      <w:proofErr w:type="gramEnd"/>
      <w:r>
        <w:rPr>
          <w:lang w:val="en-GB"/>
        </w:rPr>
        <w:t xml:space="preserve"> and Police Community Support Officers regularly patrol the area.</w:t>
      </w:r>
      <w:r w:rsidRPr="00704418">
        <w:rPr>
          <w:lang w:val="en-GB"/>
        </w:rPr>
        <w:t xml:space="preserve"> </w:t>
      </w:r>
    </w:p>
    <w:p w14:paraId="5EFC0702" w14:textId="77777777" w:rsidR="00D73397" w:rsidRDefault="00D73397" w:rsidP="00D73397">
      <w:pPr>
        <w:rPr>
          <w:lang w:val="en-GB"/>
        </w:rPr>
      </w:pPr>
    </w:p>
    <w:p w14:paraId="05A5B265" w14:textId="77777777" w:rsidR="00D73397" w:rsidRDefault="00D73397" w:rsidP="00D73397">
      <w:pPr>
        <w:rPr>
          <w:lang w:val="en-GB"/>
        </w:rPr>
      </w:pPr>
      <w:r>
        <w:rPr>
          <w:lang w:val="en-GB"/>
        </w:rPr>
        <w:t>The nearest t</w:t>
      </w:r>
      <w:r w:rsidRPr="00654D13">
        <w:rPr>
          <w:lang w:val="en-GB"/>
        </w:rPr>
        <w:t>oilet facilities at Conyngham Hall, approximately a 20</w:t>
      </w:r>
      <w:r>
        <w:rPr>
          <w:lang w:val="en-GB"/>
        </w:rPr>
        <w:t>-</w:t>
      </w:r>
      <w:r w:rsidRPr="00654D13">
        <w:rPr>
          <w:lang w:val="en-GB"/>
        </w:rPr>
        <w:t>minute walk</w:t>
      </w:r>
      <w:r>
        <w:rPr>
          <w:lang w:val="en-GB"/>
        </w:rPr>
        <w:t xml:space="preserve"> or 5-minute drive.</w:t>
      </w:r>
    </w:p>
    <w:p w14:paraId="40B977ED" w14:textId="77777777" w:rsidR="00D73397" w:rsidRDefault="00D73397" w:rsidP="00D73397">
      <w:pPr>
        <w:rPr>
          <w:lang w:val="en-GB"/>
        </w:rPr>
      </w:pPr>
    </w:p>
    <w:p w14:paraId="263A9185" w14:textId="77777777" w:rsidR="00D73397" w:rsidRDefault="00D73397" w:rsidP="00D73397">
      <w:pPr>
        <w:ind w:firstLine="720"/>
      </w:pPr>
      <w:r>
        <w:rPr>
          <w:lang w:val="en-GB"/>
        </w:rPr>
        <w:t xml:space="preserve">Conyngham Hall, Knaresborough </w:t>
      </w:r>
      <w:r w:rsidRPr="00BD5058">
        <w:t>HG5 9AY</w:t>
      </w:r>
    </w:p>
    <w:p w14:paraId="2FED6DAA" w14:textId="77777777" w:rsidR="00D73397" w:rsidRDefault="00D73397" w:rsidP="00D73397">
      <w:pPr>
        <w:rPr>
          <w:lang w:val="en-GB"/>
        </w:rPr>
      </w:pPr>
    </w:p>
    <w:p w14:paraId="4294DE23" w14:textId="1C9FC3AA" w:rsidR="00D73397" w:rsidRPr="002D188B" w:rsidRDefault="008842D4" w:rsidP="00D73397">
      <w:pPr>
        <w:rPr>
          <w:highlight w:val="red"/>
          <w:lang w:val="en-GB"/>
        </w:rPr>
      </w:pPr>
      <w:r>
        <w:rPr>
          <w:b/>
          <w:bCs/>
          <w:lang w:val="en-GB"/>
        </w:rPr>
        <w:t>Google</w:t>
      </w:r>
      <w:r w:rsidR="00D73397" w:rsidRPr="005A183A">
        <w:rPr>
          <w:b/>
          <w:bCs/>
          <w:lang w:val="en-GB"/>
        </w:rPr>
        <w:t xml:space="preserve"> map – park </w:t>
      </w:r>
      <w:r>
        <w:rPr>
          <w:b/>
          <w:bCs/>
          <w:lang w:val="en-GB"/>
        </w:rPr>
        <w:t>location</w:t>
      </w:r>
      <w:r w:rsidR="00D73397" w:rsidRPr="005A183A">
        <w:rPr>
          <w:b/>
          <w:bCs/>
          <w:lang w:val="en-GB"/>
        </w:rPr>
        <w:t xml:space="preserve"> </w:t>
      </w:r>
    </w:p>
    <w:p w14:paraId="641AB436" w14:textId="77777777" w:rsidR="00D73397" w:rsidRPr="005A183A" w:rsidRDefault="00D73397" w:rsidP="00D73397">
      <w:pPr>
        <w:rPr>
          <w:lang w:val="en-GB"/>
        </w:rPr>
      </w:pPr>
      <w:r w:rsidRPr="005A183A">
        <w:rPr>
          <w:noProof/>
          <w:lang w:val="en-GB"/>
        </w:rPr>
        <w:lastRenderedPageBreak/>
        <w:drawing>
          <wp:inline distT="0" distB="0" distL="0" distR="0" wp14:anchorId="6F80711A" wp14:editId="2D7FEB75">
            <wp:extent cx="5943600" cy="5307330"/>
            <wp:effectExtent l="0" t="0" r="0" b="7620"/>
            <wp:docPr id="1659487507" name="Picture 2" descr="A map of a c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87507" name="Picture 2" descr="A map of a cit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0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30E3C" w14:textId="77777777" w:rsidR="00D73397" w:rsidRPr="00DB3212" w:rsidRDefault="00D73397">
      <w:pPr>
        <w:rPr>
          <w:highlight w:val="yellow"/>
          <w:lang w:val="en-GB"/>
        </w:rPr>
      </w:pPr>
    </w:p>
    <w:sectPr w:rsidR="00D73397" w:rsidRPr="00DB3212" w:rsidSect="00417879">
      <w:pgSz w:w="12240" w:h="15840"/>
      <w:pgMar w:top="1440" w:right="1440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200pt;height:1267.5pt;visibility:visible;mso-wrap-style:square" o:bullet="t">
        <v:imagedata r:id="rId1" o:title="" croptop="20482f" cropbottom="18010f" cropleft="13968f" cropright="15019f"/>
      </v:shape>
    </w:pict>
  </w:numPicBullet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CE44041"/>
    <w:multiLevelType w:val="hybridMultilevel"/>
    <w:tmpl w:val="AF9A4942"/>
    <w:lvl w:ilvl="0" w:tplc="08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FAA0CA9"/>
    <w:multiLevelType w:val="hybridMultilevel"/>
    <w:tmpl w:val="FA8A23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30053920">
    <w:abstractNumId w:val="19"/>
  </w:num>
  <w:num w:numId="2" w16cid:durableId="2003583516">
    <w:abstractNumId w:val="12"/>
  </w:num>
  <w:num w:numId="3" w16cid:durableId="1828401504">
    <w:abstractNumId w:val="10"/>
  </w:num>
  <w:num w:numId="4" w16cid:durableId="302584054">
    <w:abstractNumId w:val="22"/>
  </w:num>
  <w:num w:numId="5" w16cid:durableId="542794442">
    <w:abstractNumId w:val="13"/>
  </w:num>
  <w:num w:numId="6" w16cid:durableId="1875313034">
    <w:abstractNumId w:val="16"/>
  </w:num>
  <w:num w:numId="7" w16cid:durableId="75172521">
    <w:abstractNumId w:val="18"/>
  </w:num>
  <w:num w:numId="8" w16cid:durableId="934945484">
    <w:abstractNumId w:val="9"/>
  </w:num>
  <w:num w:numId="9" w16cid:durableId="717634021">
    <w:abstractNumId w:val="7"/>
  </w:num>
  <w:num w:numId="10" w16cid:durableId="467433145">
    <w:abstractNumId w:val="6"/>
  </w:num>
  <w:num w:numId="11" w16cid:durableId="618337916">
    <w:abstractNumId w:val="5"/>
  </w:num>
  <w:num w:numId="12" w16cid:durableId="496921623">
    <w:abstractNumId w:val="4"/>
  </w:num>
  <w:num w:numId="13" w16cid:durableId="402070446">
    <w:abstractNumId w:val="8"/>
  </w:num>
  <w:num w:numId="14" w16cid:durableId="1817607482">
    <w:abstractNumId w:val="3"/>
  </w:num>
  <w:num w:numId="15" w16cid:durableId="1045134648">
    <w:abstractNumId w:val="2"/>
  </w:num>
  <w:num w:numId="16" w16cid:durableId="948439055">
    <w:abstractNumId w:val="1"/>
  </w:num>
  <w:num w:numId="17" w16cid:durableId="1772168222">
    <w:abstractNumId w:val="0"/>
  </w:num>
  <w:num w:numId="18" w16cid:durableId="1259679018">
    <w:abstractNumId w:val="14"/>
  </w:num>
  <w:num w:numId="19" w16cid:durableId="1749964822">
    <w:abstractNumId w:val="15"/>
  </w:num>
  <w:num w:numId="20" w16cid:durableId="297881640">
    <w:abstractNumId w:val="20"/>
  </w:num>
  <w:num w:numId="21" w16cid:durableId="2106917884">
    <w:abstractNumId w:val="17"/>
  </w:num>
  <w:num w:numId="22" w16cid:durableId="1175847699">
    <w:abstractNumId w:val="11"/>
  </w:num>
  <w:num w:numId="23" w16cid:durableId="822508021">
    <w:abstractNumId w:val="24"/>
  </w:num>
  <w:num w:numId="24" w16cid:durableId="792943077">
    <w:abstractNumId w:val="23"/>
  </w:num>
  <w:num w:numId="25" w16cid:durableId="56977473">
    <w:abstractNumId w:val="2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illward Coates Family">
    <w15:presenceInfo w15:providerId="Windows Live" w15:userId="a34824a0d91fa29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A0D"/>
    <w:rsid w:val="000403FA"/>
    <w:rsid w:val="000918AD"/>
    <w:rsid w:val="000B3C3F"/>
    <w:rsid w:val="00142967"/>
    <w:rsid w:val="001510CB"/>
    <w:rsid w:val="001764D5"/>
    <w:rsid w:val="00191A0D"/>
    <w:rsid w:val="0022737B"/>
    <w:rsid w:val="00277CF1"/>
    <w:rsid w:val="002B4723"/>
    <w:rsid w:val="002D188B"/>
    <w:rsid w:val="002D7228"/>
    <w:rsid w:val="002E2B1B"/>
    <w:rsid w:val="00352C4B"/>
    <w:rsid w:val="003869BC"/>
    <w:rsid w:val="00404F3E"/>
    <w:rsid w:val="0041031E"/>
    <w:rsid w:val="00417879"/>
    <w:rsid w:val="00440C6F"/>
    <w:rsid w:val="004E040C"/>
    <w:rsid w:val="004E4F7A"/>
    <w:rsid w:val="004F5287"/>
    <w:rsid w:val="00552E29"/>
    <w:rsid w:val="0055358B"/>
    <w:rsid w:val="005641E3"/>
    <w:rsid w:val="00582C21"/>
    <w:rsid w:val="005A183A"/>
    <w:rsid w:val="005A2E53"/>
    <w:rsid w:val="006209A9"/>
    <w:rsid w:val="0063248F"/>
    <w:rsid w:val="00633AF7"/>
    <w:rsid w:val="00645252"/>
    <w:rsid w:val="00654D13"/>
    <w:rsid w:val="00660C0F"/>
    <w:rsid w:val="006D3D74"/>
    <w:rsid w:val="006F14A1"/>
    <w:rsid w:val="006F7FC3"/>
    <w:rsid w:val="00704418"/>
    <w:rsid w:val="00763536"/>
    <w:rsid w:val="007A6E52"/>
    <w:rsid w:val="007B0ABB"/>
    <w:rsid w:val="007F4AD9"/>
    <w:rsid w:val="00804881"/>
    <w:rsid w:val="00873FFE"/>
    <w:rsid w:val="008831B9"/>
    <w:rsid w:val="008842D4"/>
    <w:rsid w:val="00890A8B"/>
    <w:rsid w:val="008F7B4B"/>
    <w:rsid w:val="00980071"/>
    <w:rsid w:val="009C6093"/>
    <w:rsid w:val="00A25C81"/>
    <w:rsid w:val="00A6374D"/>
    <w:rsid w:val="00A64CBD"/>
    <w:rsid w:val="00A7584C"/>
    <w:rsid w:val="00A9204E"/>
    <w:rsid w:val="00AA23C3"/>
    <w:rsid w:val="00AD2A24"/>
    <w:rsid w:val="00B63F25"/>
    <w:rsid w:val="00BD5058"/>
    <w:rsid w:val="00BF6CC3"/>
    <w:rsid w:val="00C76248"/>
    <w:rsid w:val="00CC71BC"/>
    <w:rsid w:val="00CF394E"/>
    <w:rsid w:val="00D3162B"/>
    <w:rsid w:val="00D611D7"/>
    <w:rsid w:val="00D73397"/>
    <w:rsid w:val="00D878B6"/>
    <w:rsid w:val="00DB3212"/>
    <w:rsid w:val="00DC612B"/>
    <w:rsid w:val="00E24AF3"/>
    <w:rsid w:val="00E46723"/>
    <w:rsid w:val="00E70287"/>
    <w:rsid w:val="00E74997"/>
    <w:rsid w:val="00ED60F5"/>
    <w:rsid w:val="00F25E5D"/>
    <w:rsid w:val="00F54821"/>
    <w:rsid w:val="00F64A6D"/>
    <w:rsid w:val="00F84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0F121"/>
  <w15:chartTrackingRefBased/>
  <w15:docId w15:val="{CC2A232F-AB84-4CE0-B16A-E4AF05B92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3D74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ListParagraph">
    <w:name w:val="List Paragraph"/>
    <w:basedOn w:val="Normal"/>
    <w:uiPriority w:val="34"/>
    <w:unhideWhenUsed/>
    <w:qFormat/>
    <w:rsid w:val="00AA23C3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04418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980071"/>
  </w:style>
  <w:style w:type="table" w:styleId="TableGrid">
    <w:name w:val="Table Grid"/>
    <w:basedOn w:val="TableNormal"/>
    <w:uiPriority w:val="39"/>
    <w:rsid w:val="00B63F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48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6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5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northyorks.gov.uk/sites/default/files/2023-03/Jacob_Smith_Park_nature_trail.pdf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10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5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numbering" Target="numbering.xml"/><Relationship Id="rId9" Type="http://schemas.openxmlformats.org/officeDocument/2006/relationships/image" Target="media/image3.jpeg"/><Relationship Id="rId14" Type="http://schemas.openxmlformats.org/officeDocument/2006/relationships/image" Target="media/image5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hilm\AppData\Local\Microsoft\Office\16.0\DTS\en-GB%7b0422A27F-604E-4BA1-A827-270B46EE0C17%7d\%7b5D997791-DA25-46C2-8FE4-7A1A9EC13DBD%7dtf02786999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{5D997791-DA25-46C2-8FE4-7A1A9EC13DBD}tf02786999_win32.dotx</Template>
  <TotalTime>365</TotalTime>
  <Pages>3</Pages>
  <Words>473</Words>
  <Characters>2281</Characters>
  <Application>Microsoft Office Word</Application>
  <DocSecurity>0</DocSecurity>
  <Lines>72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 Millward</dc:creator>
  <cp:keywords/>
  <dc:description/>
  <cp:lastModifiedBy>Thomas Pyle</cp:lastModifiedBy>
  <cp:revision>13</cp:revision>
  <dcterms:created xsi:type="dcterms:W3CDTF">2025-07-27T09:53:00Z</dcterms:created>
  <dcterms:modified xsi:type="dcterms:W3CDTF">2025-10-19T15:24:00Z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